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0"/>
      </w:pPr>
      <w:bookmarkStart w:id="0" w:name="_yczm43i2nc10" w:colFirst="0" w:colLast="0"/>
      <w:bookmarkEnd w:id="0"/>
      <w:r>
        <w:t>Re-Implementing SpotFi for WiFi localization Using the WILD-v2 Dataset</w:t>
      </w:r>
    </w:p>
    <w:p w14:paraId="00000002">
      <w:r>
        <w:t>Project Authors Name:</w:t>
      </w:r>
      <w:r>
        <w:rPr>
          <w:rFonts w:hint="default" w:ascii="Arial" w:hAnsi="Arial" w:eastAsia="Arial" w:cs="Arial"/>
          <w:highlight w:val="none"/>
          <w:u w:val="single"/>
          <w:lang w:val="en-US"/>
        </w:rPr>
        <w:t xml:space="preserve"> MATTHEW FIORENZA</w:t>
      </w:r>
      <w:r>
        <w:rPr>
          <w:rFonts w:hint="eastAsia" w:ascii="Arial" w:hAnsi="Arial" w:eastAsia="Arial" w:cs="Arial"/>
          <w:highlight w:val="none"/>
          <w:u w:val="single"/>
          <w:lang w:val="en-US" w:eastAsia="zh-CN"/>
        </w:rPr>
        <w:t xml:space="preserve">, </w:t>
      </w:r>
      <w:r>
        <w:rPr>
          <w:rFonts w:hint="default" w:ascii="Arial" w:hAnsi="Arial" w:eastAsia="Arial" w:cs="Arial"/>
          <w:highlight w:val="none"/>
          <w:u w:val="single"/>
          <w:lang w:val="en-US"/>
        </w:rPr>
        <w:t>RAJ BAKHUNCHHE</w:t>
      </w:r>
      <w:r>
        <w:rPr>
          <w:rFonts w:hint="default" w:ascii="Arial" w:hAnsi="Arial" w:eastAsia="Arial" w:cs="Arial"/>
          <w:highlight w:val="none"/>
          <w:u w:val="single"/>
          <w:lang w:val="en-US"/>
        </w:rPr>
        <w:br w:type="textWrapping"/>
      </w:r>
      <w:r>
        <w:t>Project Evaluator Name:</w:t>
      </w:r>
      <w:r>
        <w:rPr>
          <w:rFonts w:hint="default"/>
          <w:highlight w:val="none"/>
          <w:u w:val="single"/>
          <w:lang w:val="en-US"/>
        </w:rPr>
        <w:t xml:space="preserve"> Hengrui Pei</w:t>
      </w:r>
    </w:p>
    <w:p w14:paraId="00000003"/>
    <w:p w14:paraId="5580133D">
      <w:pPr>
        <w:pStyle w:val="17"/>
        <w:numPr>
          <w:ilvl w:val="0"/>
          <w:numId w:val="1"/>
        </w:numPr>
      </w:pPr>
      <w:r>
        <w:t xml:space="preserve">Guidelines to review the report for Question 1-3 below: </w:t>
      </w:r>
      <w:r>
        <w:fldChar w:fldCharType="begin"/>
      </w:r>
      <w:ins w:id="0" w:author="Ish K Jain" w:date="2025-12-16T14:07:00Z">
        <w:r>
          <w:rPr/>
          <w:instrText xml:space="preserve">HYPERLINK "</w:instrText>
        </w:r>
      </w:ins>
      <w:r>
        <w:instrText xml:space="preserve">https://dl.acm.org/journal/dgov/reviewer-guidelines</w:instrText>
      </w:r>
      <w:ins w:id="1" w:author="Ish K Jain" w:date="2025-12-16T14:07:00Z">
        <w:r>
          <w:rPr/>
          <w:instrText xml:space="preserve">"</w:instrText>
        </w:r>
      </w:ins>
      <w:r>
        <w:fldChar w:fldCharType="separate"/>
      </w:r>
      <w:r>
        <w:rPr>
          <w:rStyle w:val="14"/>
        </w:rPr>
        <w:t>https://dl.acm.org/journal/dgov/reviewer-guidelines</w:t>
      </w:r>
      <w:r>
        <w:fldChar w:fldCharType="end"/>
      </w:r>
    </w:p>
    <w:p w14:paraId="16659A9B">
      <w:pPr>
        <w:pStyle w:val="17"/>
        <w:numPr>
          <w:ilvl w:val="0"/>
          <w:numId w:val="1"/>
        </w:numPr>
      </w:pPr>
      <w:r>
        <w:t xml:space="preserve">Guidelines to review the code artifacts for Question 4-8 below: </w:t>
      </w:r>
      <w:r>
        <w:fldChar w:fldCharType="begin"/>
      </w:r>
      <w:r>
        <w:instrText xml:space="preserve"> HYPERLINK "https://conferences.sigcomm.org/sigcomm/2022/cf-artifacts.html" </w:instrText>
      </w:r>
      <w:r>
        <w:fldChar w:fldCharType="separate"/>
      </w:r>
      <w:r>
        <w:rPr>
          <w:rStyle w:val="14"/>
        </w:rPr>
        <w:t>https://conferences.sigcomm.org/sigcomm/2022/cf-artifacts.html</w:t>
      </w:r>
      <w:r>
        <w:rPr>
          <w:rStyle w:val="14"/>
        </w:rPr>
        <w:fldChar w:fldCharType="end"/>
      </w:r>
      <w:r>
        <w:t xml:space="preserve"> </w:t>
      </w:r>
    </w:p>
    <w:p w14:paraId="2F1586AF">
      <w:pPr>
        <w:pStyle w:val="4"/>
        <w:keepNext w:val="0"/>
        <w:keepLines w:val="0"/>
        <w:numPr>
          <w:ilvl w:val="0"/>
          <w:numId w:val="2"/>
        </w:numPr>
        <w:spacing w:before="280"/>
        <w:rPr>
          <w:b/>
          <w:bCs/>
          <w:color w:val="000000"/>
          <w:sz w:val="26"/>
          <w:szCs w:val="26"/>
        </w:rPr>
      </w:pPr>
      <w:bookmarkStart w:id="1" w:name="_ow0qtvs3em46" w:colFirst="0" w:colLast="0"/>
      <w:bookmarkEnd w:id="1"/>
      <w:r>
        <w:rPr>
          <w:b/>
          <w:bCs/>
          <w:color w:val="000000"/>
          <w:sz w:val="26"/>
          <w:szCs w:val="26"/>
        </w:rPr>
        <w:t>Summary</w:t>
      </w:r>
    </w:p>
    <w:p w14:paraId="3C552D46">
      <w:r>
        <w:rPr>
          <w:rFonts w:hint="eastAsia" w:ascii="Arial" w:hAnsi="Arial" w:eastAsia="Arial" w:cs="Arial"/>
          <w:lang w:val="en-US" w:eastAsia="zh-CN"/>
        </w:rPr>
        <w:t>I think this</w:t>
      </w:r>
      <w:r>
        <w:rPr>
          <w:rFonts w:ascii="Arial" w:hAnsi="Arial" w:eastAsia="Arial" w:cs="Arial"/>
        </w:rPr>
        <w:t xml:space="preserve"> project re-implemented the SpotFi WiFi localization approach on the WILD-v2 dataset to study how well super-resolution Angle-of-Arrival (AoA) methods generalize beyond the original Intel 5300 CSI data. They implemented MUSIC-based AoA estimation and adapted the SpotFi signal model to the new hardware and dataset characteristics, analyzing AoA behavior along known ground-truth trajectories. Due to dataset limitations and phase distortions, the study primarily focused on AoA and compared MUSIC with FFT-based methods, ultimately finding that localization accuracy is dataset-dependent and highlighting practical challenges in transferring SpotFi to new environments.</w:t>
      </w:r>
    </w:p>
    <w:p w14:paraId="3D86B963">
      <w:pPr>
        <w:pStyle w:val="4"/>
        <w:keepNext w:val="0"/>
        <w:keepLines w:val="0"/>
        <w:numPr>
          <w:ilvl w:val="0"/>
          <w:numId w:val="2"/>
        </w:numPr>
        <w:spacing w:before="280"/>
        <w:rPr>
          <w:b/>
          <w:bCs/>
          <w:color w:val="000000"/>
          <w:sz w:val="26"/>
          <w:szCs w:val="26"/>
        </w:rPr>
      </w:pPr>
      <w:r>
        <w:rPr>
          <w:b/>
          <w:bCs/>
          <w:color w:val="000000"/>
          <w:sz w:val="26"/>
          <w:szCs w:val="26"/>
        </w:rPr>
        <w:t>Strengths</w:t>
      </w:r>
    </w:p>
    <w:p w14:paraId="368D0303">
      <w:pPr>
        <w:rPr>
          <w:rFonts w:hint="eastAsia" w:ascii="Arial" w:hAnsi="Arial" w:eastAsia="Arial" w:cs="Arial"/>
          <w:lang w:val="en-US" w:eastAsia="zh-CN"/>
        </w:rPr>
      </w:pPr>
      <w:r>
        <w:rPr>
          <w:rFonts w:hint="eastAsia" w:ascii="Arial" w:hAnsi="Arial" w:eastAsia="Arial" w:cs="Arial"/>
          <w:lang w:val="en-US" w:eastAsia="zh-CN"/>
        </w:rPr>
        <w:t>Successfully re-implements the core SpotFi localization pipeline rather than treating it as a black box.</w:t>
      </w:r>
    </w:p>
    <w:p w14:paraId="63ABF5F9">
      <w:pPr>
        <w:rPr>
          <w:rFonts w:hint="eastAsia" w:ascii="Arial" w:hAnsi="Arial" w:eastAsia="Arial" w:cs="Arial"/>
          <w:lang w:val="en-US" w:eastAsia="zh-CN"/>
        </w:rPr>
      </w:pPr>
      <w:r>
        <w:rPr>
          <w:rFonts w:hint="eastAsia" w:ascii="Arial" w:hAnsi="Arial" w:eastAsia="Arial" w:cs="Arial"/>
          <w:lang w:val="en-US" w:eastAsia="zh-CN"/>
        </w:rPr>
        <w:t>Evaluates generalization by applying SpotFi to a new dataset (WILD-v2) with different hardware conditions.</w:t>
      </w:r>
    </w:p>
    <w:p w14:paraId="20FD0A8A">
      <w:r>
        <w:rPr>
          <w:rFonts w:hint="eastAsia" w:ascii="Arial" w:hAnsi="Arial" w:eastAsia="Arial" w:cs="Arial"/>
          <w:lang w:val="en-US" w:eastAsia="zh-CN"/>
        </w:rPr>
        <w:t>Strong theoretical grounding with a clear MUSIC-based AoA formulation.</w:t>
      </w:r>
    </w:p>
    <w:p w14:paraId="1C5C73EF">
      <w:pPr>
        <w:pStyle w:val="4"/>
        <w:keepNext w:val="0"/>
        <w:keepLines w:val="0"/>
        <w:numPr>
          <w:ilvl w:val="0"/>
          <w:numId w:val="2"/>
        </w:numPr>
        <w:spacing w:before="280"/>
        <w:rPr>
          <w:b/>
          <w:bCs/>
          <w:color w:val="000000"/>
          <w:sz w:val="26"/>
          <w:szCs w:val="26"/>
        </w:rPr>
      </w:pPr>
      <w:r>
        <w:rPr>
          <w:b/>
          <w:bCs/>
          <w:color w:val="000000"/>
          <w:sz w:val="26"/>
          <w:szCs w:val="26"/>
        </w:rPr>
        <w:t>Weakness</w:t>
      </w:r>
    </w:p>
    <w:p w14:paraId="2E1052BC">
      <w:pPr>
        <w:rPr>
          <w:rFonts w:hint="eastAsia" w:ascii="Arial" w:hAnsi="Arial" w:eastAsia="Arial" w:cs="Arial"/>
          <w:lang w:val="en-US" w:eastAsia="zh-CN"/>
        </w:rPr>
      </w:pPr>
      <w:r>
        <w:rPr>
          <w:rFonts w:hint="eastAsia" w:ascii="Arial" w:hAnsi="Arial" w:eastAsia="Arial" w:cs="Arial"/>
          <w:lang w:val="en-US" w:eastAsia="zh-CN"/>
        </w:rPr>
        <w:t>Evaluation is constrained by dataset characteristics (single trajectory and clustered samples), reducing robustness of statistical conclusions</w:t>
      </w:r>
    </w:p>
    <w:p w14:paraId="3929968D">
      <w:pPr>
        <w:rPr>
          <w:rFonts w:hint="eastAsia" w:cs="Arial"/>
          <w:lang w:val="en-US" w:eastAsia="zh-CN"/>
        </w:rPr>
      </w:pPr>
      <w:r>
        <w:rPr>
          <w:rFonts w:hint="eastAsia" w:ascii="Arial" w:hAnsi="Arial" w:eastAsia="Arial" w:cs="Arial"/>
          <w:lang w:val="en-US" w:eastAsia="zh-CN"/>
        </w:rPr>
        <w:t>The project focuses mainly on AoA estimation and does not fully implement joint AoA–ToF localization, which limits direct comparability with the original SpotFi approach</w:t>
      </w:r>
      <w:r>
        <w:rPr>
          <w:rFonts w:hint="eastAsia" w:cs="Arial"/>
          <w:lang w:val="en-US" w:eastAsia="zh-CN"/>
        </w:rPr>
        <w:t>.</w:t>
      </w:r>
    </w:p>
    <w:p w14:paraId="70764535">
      <w:pPr>
        <w:rPr>
          <w:rFonts w:hint="eastAsia" w:ascii="Arial" w:hAnsi="Arial" w:eastAsia="Arial" w:cs="Arial"/>
          <w:lang w:val="en-US" w:eastAsia="zh-CN"/>
        </w:rPr>
      </w:pPr>
      <w:r>
        <w:rPr>
          <w:rFonts w:hint="eastAsia" w:ascii="Arial" w:hAnsi="Arial" w:eastAsia="Arial" w:cs="Arial"/>
          <w:lang w:val="en-US" w:eastAsia="zh-CN"/>
        </w:rPr>
        <w:t>Moreover, practical constraints related to CSI quality and measurement conditions may affect phase stability, which poses challenges for fully exploiting the theoretical benefits of subspace-based localization methods.</w:t>
      </w:r>
    </w:p>
    <w:p w14:paraId="00000004">
      <w:pPr>
        <w:pStyle w:val="4"/>
        <w:keepNext w:val="0"/>
        <w:keepLines w:val="0"/>
        <w:numPr>
          <w:ilvl w:val="0"/>
          <w:numId w:val="2"/>
        </w:numPr>
        <w:spacing w:before="280"/>
        <w:rPr>
          <w:b/>
          <w:bCs/>
          <w:color w:val="000000"/>
          <w:sz w:val="26"/>
          <w:szCs w:val="26"/>
        </w:rPr>
      </w:pPr>
      <w:r>
        <w:rPr>
          <w:b/>
          <w:bCs/>
          <w:color w:val="000000"/>
          <w:sz w:val="26"/>
          <w:szCs w:val="26"/>
        </w:rPr>
        <w:t>Documentation: Is the artifact/code sufficiently documented?</w:t>
      </w:r>
    </w:p>
    <w:p w14:paraId="00000005"/>
    <w:p w14:paraId="00000006">
      <w:pPr>
        <w:spacing w:before="240" w:after="240"/>
        <w:ind w:left="720"/>
      </w:pPr>
      <w:r>
        <w:t>Rate from 0% to 100%, where 0% means "documentation is completely insufficient" and 100% means "documentation is absolutely sufficient". If you need to assess both a dataset and tools, please take the average and comment below. In assessing tools, please consider if they are easy or difficult to install/set up and get to run. In assessing datasets, please consider if the meta data is sufficient.</w:t>
      </w:r>
    </w:p>
    <w:p w14:paraId="00000007">
      <w:pPr>
        <w:ind w:left="720"/>
      </w:pPr>
      <w:r>
        <w:t>Choices are:</w:t>
      </w:r>
    </w:p>
    <w:p w14:paraId="00000008">
      <w:pPr>
        <w:numPr>
          <w:ilvl w:val="0"/>
          <w:numId w:val="3"/>
        </w:numPr>
      </w:pPr>
      <w:r>
        <w:rPr>
          <w:b/>
          <w:bCs/>
        </w:rPr>
        <w:t>1.</w:t>
      </w:r>
      <w:r>
        <w:t xml:space="preserve"> 0%</w:t>
      </w:r>
    </w:p>
    <w:p w14:paraId="00000009">
      <w:pPr>
        <w:numPr>
          <w:ilvl w:val="0"/>
          <w:numId w:val="3"/>
        </w:numPr>
      </w:pPr>
      <w:r>
        <w:rPr>
          <w:b/>
          <w:bCs/>
        </w:rPr>
        <w:t>2.</w:t>
      </w:r>
      <w:r>
        <w:t xml:space="preserve"> 20%</w:t>
      </w:r>
    </w:p>
    <w:p w14:paraId="0000000A">
      <w:pPr>
        <w:numPr>
          <w:ilvl w:val="0"/>
          <w:numId w:val="3"/>
        </w:numPr>
      </w:pPr>
      <w:r>
        <w:rPr>
          <w:b/>
          <w:bCs/>
        </w:rPr>
        <w:t>3.</w:t>
      </w:r>
      <w:r>
        <w:t xml:space="preserve"> 40%</w:t>
      </w:r>
    </w:p>
    <w:p w14:paraId="0000000B">
      <w:pPr>
        <w:numPr>
          <w:ilvl w:val="0"/>
          <w:numId w:val="3"/>
        </w:numPr>
      </w:pPr>
      <w:r>
        <w:rPr>
          <w:b/>
          <w:bCs/>
        </w:rPr>
        <w:t>4.</w:t>
      </w:r>
      <w:r>
        <w:t xml:space="preserve"> 60%</w:t>
      </w:r>
    </w:p>
    <w:p w14:paraId="0000000C">
      <w:pPr>
        <w:numPr>
          <w:ilvl w:val="0"/>
          <w:numId w:val="3"/>
        </w:numPr>
      </w:pPr>
      <w:r>
        <w:rPr>
          <w:b/>
          <w:bCs/>
        </w:rPr>
        <w:t>5.</w:t>
      </w:r>
      <w:r>
        <w:t xml:space="preserve"> 80%</w:t>
      </w:r>
    </w:p>
    <w:p w14:paraId="0000000D">
      <w:pPr>
        <w:numPr>
          <w:ilvl w:val="0"/>
          <w:numId w:val="3"/>
        </w:numPr>
      </w:pPr>
      <w:r>
        <w:rPr>
          <w:b/>
          <w:bCs/>
        </w:rPr>
        <w:t>6.</w:t>
      </w:r>
      <w:r>
        <w:t xml:space="preserve"> 100%</w:t>
      </w:r>
    </w:p>
    <w:p w14:paraId="0000000F">
      <w:pPr>
        <w:pStyle w:val="4"/>
        <w:keepNext w:val="0"/>
        <w:keepLines w:val="0"/>
        <w:spacing w:before="280"/>
        <w:ind w:left="720"/>
        <w:rPr>
          <w:b/>
          <w:bCs/>
          <w:color w:val="000000"/>
          <w:sz w:val="26"/>
          <w:szCs w:val="26"/>
        </w:rPr>
      </w:pPr>
      <w:bookmarkStart w:id="2" w:name="_31jqntuds7uo" w:colFirst="0" w:colLast="0"/>
      <w:bookmarkEnd w:id="2"/>
      <w:r>
        <w:rPr>
          <w:b/>
          <w:bCs/>
          <w:color w:val="000000"/>
          <w:sz w:val="26"/>
          <w:szCs w:val="26"/>
        </w:rPr>
        <w:t>Documentation: Comment on/explain your choice above:</w:t>
      </w:r>
    </w:p>
    <w:p w14:paraId="00000010">
      <w:pPr>
        <w:spacing w:before="240" w:after="240"/>
        <w:ind w:left="720"/>
        <w:rPr>
          <w:rFonts w:hint="eastAsia" w:ascii="Arial" w:hAnsi="Arial" w:eastAsia="Arial" w:cs="Arial"/>
          <w:lang w:val="en-US" w:eastAsia="zh-CN"/>
        </w:rPr>
      </w:pPr>
      <w:r>
        <w:rPr>
          <w:rFonts w:hint="eastAsia" w:ascii="Arial" w:hAnsi="Arial" w:eastAsia="Arial" w:cs="Arial"/>
          <w:lang w:val="en-US" w:eastAsia="zh-CN"/>
        </w:rPr>
        <w:t>100%</w:t>
      </w:r>
    </w:p>
    <w:p w14:paraId="00000012">
      <w:pPr>
        <w:spacing w:before="240" w:after="240"/>
        <w:ind w:left="720"/>
      </w:pPr>
      <w:r>
        <w:rPr>
          <w:rFonts w:hint="eastAsia" w:ascii="Arial" w:hAnsi="Arial" w:eastAsia="Arial" w:cs="Arial"/>
          <w:lang w:val="en-US" w:eastAsia="zh-CN"/>
        </w:rPr>
        <w:t>The artifact provides clear and sufficient documentation, including a README, dependency descriptions, and explanations of the code structure and experimental workflow. The tools are straightforward to install and run with standard software, and the provided documentation is adequate to understand.</w:t>
      </w:r>
    </w:p>
    <w:p w14:paraId="00000013"/>
    <w:p w14:paraId="00000014">
      <w:pPr>
        <w:pStyle w:val="4"/>
        <w:keepNext w:val="0"/>
        <w:keepLines w:val="0"/>
        <w:numPr>
          <w:ilvl w:val="0"/>
          <w:numId w:val="2"/>
        </w:numPr>
        <w:spacing w:before="280"/>
        <w:rPr>
          <w:b/>
          <w:bCs/>
          <w:color w:val="000000"/>
          <w:sz w:val="26"/>
          <w:szCs w:val="26"/>
        </w:rPr>
      </w:pPr>
      <w:bookmarkStart w:id="3" w:name="_gfj82ayevusp" w:colFirst="0" w:colLast="0"/>
      <w:bookmarkEnd w:id="3"/>
      <w:r>
        <w:rPr>
          <w:b/>
          <w:bCs/>
          <w:color w:val="000000"/>
          <w:sz w:val="26"/>
          <w:szCs w:val="26"/>
        </w:rPr>
        <w:t>Completeness: Do the submitted artifacts/code include all of the key components described in the report?</w:t>
      </w:r>
    </w:p>
    <w:p w14:paraId="00000015">
      <w:pPr>
        <w:spacing w:before="240" w:after="240"/>
        <w:ind w:left="720"/>
      </w:pPr>
      <w:r>
        <w:t>Rate from 0% to 100%, where 0% means "does not include any key components" and 100% means "includes all key components".</w:t>
      </w:r>
    </w:p>
    <w:p w14:paraId="00000016">
      <w:pPr>
        <w:ind w:left="720"/>
      </w:pPr>
      <w:r>
        <w:t>Choices are:</w:t>
      </w:r>
    </w:p>
    <w:p w14:paraId="00000017">
      <w:pPr>
        <w:numPr>
          <w:ilvl w:val="0"/>
          <w:numId w:val="4"/>
        </w:numPr>
      </w:pPr>
      <w:r>
        <w:rPr>
          <w:b/>
          <w:bCs/>
        </w:rPr>
        <w:t>1.</w:t>
      </w:r>
      <w:r>
        <w:t xml:space="preserve"> 0%</w:t>
      </w:r>
    </w:p>
    <w:p w14:paraId="00000018">
      <w:pPr>
        <w:numPr>
          <w:ilvl w:val="0"/>
          <w:numId w:val="4"/>
        </w:numPr>
      </w:pPr>
      <w:r>
        <w:rPr>
          <w:b/>
          <w:bCs/>
        </w:rPr>
        <w:t>2.</w:t>
      </w:r>
      <w:r>
        <w:t xml:space="preserve"> 20%</w:t>
      </w:r>
    </w:p>
    <w:p w14:paraId="00000019">
      <w:pPr>
        <w:numPr>
          <w:ilvl w:val="0"/>
          <w:numId w:val="4"/>
        </w:numPr>
      </w:pPr>
      <w:r>
        <w:rPr>
          <w:b/>
          <w:bCs/>
        </w:rPr>
        <w:t>3.</w:t>
      </w:r>
      <w:r>
        <w:t xml:space="preserve"> 40%</w:t>
      </w:r>
    </w:p>
    <w:p w14:paraId="0000001A">
      <w:pPr>
        <w:numPr>
          <w:ilvl w:val="0"/>
          <w:numId w:val="4"/>
        </w:numPr>
      </w:pPr>
      <w:r>
        <w:rPr>
          <w:b/>
          <w:bCs/>
        </w:rPr>
        <w:t>4.</w:t>
      </w:r>
      <w:r>
        <w:t xml:space="preserve"> 60%</w:t>
      </w:r>
    </w:p>
    <w:p w14:paraId="0000001B">
      <w:pPr>
        <w:numPr>
          <w:ilvl w:val="0"/>
          <w:numId w:val="4"/>
        </w:numPr>
      </w:pPr>
      <w:r>
        <w:rPr>
          <w:b/>
          <w:bCs/>
        </w:rPr>
        <w:t>5.</w:t>
      </w:r>
      <w:r>
        <w:t xml:space="preserve"> 80%</w:t>
      </w:r>
    </w:p>
    <w:p w14:paraId="0000001C">
      <w:pPr>
        <w:numPr>
          <w:ilvl w:val="0"/>
          <w:numId w:val="4"/>
        </w:numPr>
      </w:pPr>
      <w:r>
        <w:rPr>
          <w:b/>
          <w:bCs/>
        </w:rPr>
        <w:t>6.</w:t>
      </w:r>
      <w:r>
        <w:t xml:space="preserve"> 100%</w:t>
      </w:r>
    </w:p>
    <w:p w14:paraId="0000001D">
      <w:pPr>
        <w:pStyle w:val="4"/>
        <w:keepNext w:val="0"/>
        <w:keepLines w:val="0"/>
        <w:spacing w:before="280"/>
        <w:ind w:left="720"/>
        <w:rPr>
          <w:b/>
          <w:bCs/>
          <w:color w:val="000000"/>
          <w:sz w:val="26"/>
          <w:szCs w:val="26"/>
        </w:rPr>
      </w:pPr>
      <w:bookmarkStart w:id="4" w:name="_mn5kl7j0nprd" w:colFirst="0" w:colLast="0"/>
      <w:bookmarkEnd w:id="4"/>
      <w:r>
        <w:rPr>
          <w:b/>
          <w:bCs/>
          <w:color w:val="000000"/>
          <w:sz w:val="26"/>
          <w:szCs w:val="26"/>
        </w:rPr>
        <w:t>Completeness: Comment on/explain your choice above</w:t>
      </w:r>
    </w:p>
    <w:p w14:paraId="54ED388B">
      <w:pPr>
        <w:spacing w:before="240" w:after="240"/>
        <w:ind w:left="720"/>
        <w:rPr>
          <w:rFonts w:ascii="Arial" w:hAnsi="Arial" w:eastAsia="Arial" w:cs="Arial"/>
        </w:rPr>
      </w:pPr>
      <w:r>
        <w:rPr>
          <w:rFonts w:hint="eastAsia" w:ascii="Arial" w:hAnsi="Arial" w:eastAsia="Arial" w:cs="Arial"/>
          <w:lang w:val="en-US" w:eastAsia="zh-CN"/>
        </w:rPr>
        <w:t>100%</w:t>
      </w:r>
    </w:p>
    <w:p w14:paraId="00000020">
      <w:pPr>
        <w:spacing w:before="240" w:after="240"/>
        <w:ind w:left="720"/>
        <w:rPr>
          <w:rFonts w:hint="default" w:ascii="Arial" w:hAnsi="Arial" w:eastAsia="Arial" w:cs="Arial"/>
          <w:lang w:val="en-US" w:eastAsia="zh-CN"/>
        </w:rPr>
      </w:pPr>
      <w:r>
        <w:rPr>
          <w:rFonts w:hint="eastAsia" w:ascii="Arial" w:hAnsi="Arial" w:eastAsia="Arial" w:cs="Arial"/>
          <w:lang w:val="en-US" w:eastAsia="zh-CN"/>
        </w:rPr>
        <w:t>It was good. The submitted code includes the main scripts and functions required to reproduce the key results discussed in the report, such as localization performance evaluation, CDF analysis, and comparisons between different algorithms. The artifact is generally complete with respect to the reported methodology and results.</w:t>
      </w:r>
    </w:p>
    <w:p w14:paraId="00000021"/>
    <w:p w14:paraId="00000022"/>
    <w:p w14:paraId="00000023">
      <w:pPr>
        <w:pStyle w:val="4"/>
        <w:keepNext w:val="0"/>
        <w:keepLines w:val="0"/>
        <w:numPr>
          <w:ilvl w:val="0"/>
          <w:numId w:val="2"/>
        </w:numPr>
        <w:spacing w:before="280"/>
        <w:rPr>
          <w:b/>
          <w:bCs/>
          <w:color w:val="000000"/>
          <w:sz w:val="26"/>
          <w:szCs w:val="26"/>
        </w:rPr>
      </w:pPr>
      <w:bookmarkStart w:id="5" w:name="_p2r6c8bkgwtq" w:colFirst="0" w:colLast="0"/>
      <w:bookmarkEnd w:id="5"/>
      <w:r>
        <w:rPr>
          <w:b/>
          <w:bCs/>
          <w:color w:val="000000"/>
          <w:sz w:val="26"/>
          <w:szCs w:val="26"/>
        </w:rPr>
        <w:t>Exercisability: Do the submitted artifacts/code include the scripts and data needed to run the experiments described in the paper, and can the software be successfully executed?</w:t>
      </w:r>
    </w:p>
    <w:p w14:paraId="00000024">
      <w:pPr>
        <w:spacing w:before="240" w:after="240"/>
        <w:ind w:left="720"/>
      </w:pPr>
      <w:r>
        <w:t>Rate from 0% to 100%, where 0% means "the scripts/software cannot be successfully executed and/or no data is included" and 100% means "the artifact includes all necessary scripts/software and data, and scripts/software (if present) can be successfully executed".</w:t>
      </w:r>
    </w:p>
    <w:p w14:paraId="00000025">
      <w:pPr>
        <w:ind w:left="720"/>
      </w:pPr>
      <w:r>
        <w:t>Choices are:</w:t>
      </w:r>
    </w:p>
    <w:p w14:paraId="00000026">
      <w:pPr>
        <w:numPr>
          <w:ilvl w:val="0"/>
          <w:numId w:val="5"/>
        </w:numPr>
      </w:pPr>
      <w:r>
        <w:rPr>
          <w:b/>
          <w:bCs/>
        </w:rPr>
        <w:t>1.</w:t>
      </w:r>
      <w:r>
        <w:t xml:space="preserve"> 0%</w:t>
      </w:r>
    </w:p>
    <w:p w14:paraId="00000027">
      <w:pPr>
        <w:numPr>
          <w:ilvl w:val="0"/>
          <w:numId w:val="5"/>
        </w:numPr>
      </w:pPr>
      <w:r>
        <w:rPr>
          <w:b/>
          <w:bCs/>
        </w:rPr>
        <w:t>2.</w:t>
      </w:r>
      <w:r>
        <w:t xml:space="preserve"> 20%</w:t>
      </w:r>
    </w:p>
    <w:p w14:paraId="00000028">
      <w:pPr>
        <w:numPr>
          <w:ilvl w:val="0"/>
          <w:numId w:val="5"/>
        </w:numPr>
      </w:pPr>
      <w:r>
        <w:rPr>
          <w:b/>
          <w:bCs/>
        </w:rPr>
        <w:t>3.</w:t>
      </w:r>
      <w:r>
        <w:t xml:space="preserve"> 40%</w:t>
      </w:r>
    </w:p>
    <w:p w14:paraId="00000029">
      <w:pPr>
        <w:numPr>
          <w:ilvl w:val="0"/>
          <w:numId w:val="5"/>
        </w:numPr>
      </w:pPr>
      <w:r>
        <w:rPr>
          <w:b/>
          <w:bCs/>
        </w:rPr>
        <w:t>4.</w:t>
      </w:r>
      <w:r>
        <w:t xml:space="preserve"> 60%</w:t>
      </w:r>
    </w:p>
    <w:p w14:paraId="0000002A">
      <w:pPr>
        <w:numPr>
          <w:ilvl w:val="0"/>
          <w:numId w:val="5"/>
        </w:numPr>
      </w:pPr>
      <w:r>
        <w:rPr>
          <w:b/>
          <w:bCs/>
        </w:rPr>
        <w:t>5.</w:t>
      </w:r>
      <w:r>
        <w:t xml:space="preserve"> 80%</w:t>
      </w:r>
    </w:p>
    <w:p w14:paraId="0000002B">
      <w:pPr>
        <w:numPr>
          <w:ilvl w:val="0"/>
          <w:numId w:val="5"/>
        </w:numPr>
      </w:pPr>
      <w:r>
        <w:rPr>
          <w:b/>
          <w:bCs/>
        </w:rPr>
        <w:t>6.</w:t>
      </w:r>
      <w:r>
        <w:t xml:space="preserve"> 100%</w:t>
      </w:r>
    </w:p>
    <w:p w14:paraId="0000002C">
      <w:pPr>
        <w:pStyle w:val="4"/>
        <w:keepNext w:val="0"/>
        <w:keepLines w:val="0"/>
        <w:spacing w:before="280"/>
        <w:ind w:left="720"/>
      </w:pPr>
      <w:bookmarkStart w:id="6" w:name="_l2p73lpc4z0z" w:colFirst="0" w:colLast="0"/>
      <w:bookmarkEnd w:id="6"/>
      <w:r>
        <w:rPr>
          <w:b/>
          <w:bCs/>
          <w:color w:val="000000"/>
          <w:sz w:val="26"/>
          <w:szCs w:val="26"/>
        </w:rPr>
        <w:t>Exercisability: Comment on/explain your choice above</w:t>
      </w:r>
    </w:p>
    <w:p w14:paraId="0000002D">
      <w:pPr>
        <w:rPr>
          <w:rFonts w:hint="eastAsia" w:eastAsia="SimSun"/>
          <w:lang w:val="en-US" w:eastAsia="zh-CN"/>
        </w:rPr>
      </w:pPr>
      <w:r>
        <w:rPr>
          <w:rFonts w:hint="eastAsia" w:eastAsia="SimSun"/>
          <w:lang w:val="en-US" w:eastAsia="zh-CN"/>
        </w:rPr>
        <w:t xml:space="preserve">           80%</w:t>
      </w:r>
    </w:p>
    <w:p w14:paraId="0000002E">
      <w:pPr>
        <w:rPr>
          <w:rFonts w:hint="eastAsia" w:eastAsia="SimSun"/>
          <w:lang w:val="en-US" w:eastAsia="zh-CN"/>
        </w:rPr>
      </w:pPr>
      <w:r>
        <w:rPr>
          <w:rFonts w:hint="eastAsia" w:eastAsia="SimSun"/>
          <w:lang w:val="en-US" w:eastAsia="zh-CN"/>
        </w:rPr>
        <w:t xml:space="preserve">          </w:t>
      </w:r>
      <w:r>
        <w:rPr>
          <w:rFonts w:hint="eastAsia"/>
          <w:lang w:val="en-US" w:eastAsia="zh-CN"/>
        </w:rPr>
        <w:t xml:space="preserve"> </w:t>
      </w:r>
      <w:r>
        <w:rPr>
          <w:rFonts w:hint="eastAsia" w:eastAsia="SimSun"/>
          <w:lang w:val="en-US" w:eastAsia="zh-CN"/>
        </w:rPr>
        <w:t>The submitted artifact includes the complete codebase and scripts required to run the experiments, and the software can be successfully executed. However, the training data file referenced in the experiments could not be located or opened, which prevents full end-to-end execution without additional effort. Aside from this missing data component, the experimental workflow and scripts are clear and largely runnable, justifying a score of 80%.</w:t>
      </w:r>
    </w:p>
    <w:p w14:paraId="0000002F">
      <w:pPr>
        <w:pStyle w:val="4"/>
        <w:keepNext w:val="0"/>
        <w:keepLines w:val="0"/>
        <w:numPr>
          <w:ilvl w:val="0"/>
          <w:numId w:val="2"/>
        </w:numPr>
        <w:spacing w:before="280"/>
        <w:rPr>
          <w:b/>
          <w:bCs/>
          <w:color w:val="000000"/>
          <w:sz w:val="26"/>
          <w:szCs w:val="26"/>
        </w:rPr>
      </w:pPr>
      <w:bookmarkStart w:id="7" w:name="_2k1gmhqlyyoc" w:colFirst="0" w:colLast="0"/>
      <w:bookmarkEnd w:id="7"/>
      <w:r>
        <w:rPr>
          <w:b/>
          <w:bCs/>
          <w:color w:val="000000"/>
          <w:sz w:val="26"/>
          <w:szCs w:val="26"/>
        </w:rPr>
        <w:t>Results attainable: Does the artifact/code make it possible, with reasonable effort, to obtain the key results from the artifact/code?</w:t>
      </w:r>
    </w:p>
    <w:p w14:paraId="00000030">
      <w:pPr>
        <w:spacing w:before="240" w:after="240"/>
        <w:ind w:left="720"/>
      </w:pPr>
      <w:r>
        <w:t>Rate from 0% to 100%, where 0% means "no results can be obtained" and 100% means "all results can be obtained".</w:t>
      </w:r>
    </w:p>
    <w:p w14:paraId="00000031">
      <w:pPr>
        <w:ind w:left="720"/>
      </w:pPr>
      <w:r>
        <w:t>Choices are:</w:t>
      </w:r>
    </w:p>
    <w:p w14:paraId="00000032">
      <w:pPr>
        <w:numPr>
          <w:ilvl w:val="0"/>
          <w:numId w:val="6"/>
        </w:numPr>
      </w:pPr>
      <w:r>
        <w:rPr>
          <w:b/>
          <w:bCs/>
        </w:rPr>
        <w:t>1.</w:t>
      </w:r>
      <w:r>
        <w:t xml:space="preserve"> 0%</w:t>
      </w:r>
    </w:p>
    <w:p w14:paraId="00000033">
      <w:pPr>
        <w:numPr>
          <w:ilvl w:val="0"/>
          <w:numId w:val="6"/>
        </w:numPr>
      </w:pPr>
      <w:r>
        <w:rPr>
          <w:b/>
          <w:bCs/>
        </w:rPr>
        <w:t>2.</w:t>
      </w:r>
      <w:r>
        <w:t xml:space="preserve"> 20%</w:t>
      </w:r>
    </w:p>
    <w:p w14:paraId="00000034">
      <w:pPr>
        <w:numPr>
          <w:ilvl w:val="0"/>
          <w:numId w:val="6"/>
        </w:numPr>
      </w:pPr>
      <w:r>
        <w:rPr>
          <w:b/>
          <w:bCs/>
        </w:rPr>
        <w:t>3.</w:t>
      </w:r>
      <w:r>
        <w:t xml:space="preserve"> 40%</w:t>
      </w:r>
    </w:p>
    <w:p w14:paraId="00000035">
      <w:pPr>
        <w:numPr>
          <w:ilvl w:val="0"/>
          <w:numId w:val="6"/>
        </w:numPr>
      </w:pPr>
      <w:r>
        <w:rPr>
          <w:b/>
          <w:bCs/>
        </w:rPr>
        <w:t>4.</w:t>
      </w:r>
      <w:r>
        <w:t xml:space="preserve"> 60%</w:t>
      </w:r>
    </w:p>
    <w:p w14:paraId="00000036">
      <w:pPr>
        <w:numPr>
          <w:ilvl w:val="0"/>
          <w:numId w:val="6"/>
        </w:numPr>
      </w:pPr>
      <w:r>
        <w:rPr>
          <w:b/>
          <w:bCs/>
        </w:rPr>
        <w:t>5.</w:t>
      </w:r>
      <w:r>
        <w:t xml:space="preserve"> 80%</w:t>
      </w:r>
    </w:p>
    <w:p w14:paraId="00000037">
      <w:pPr>
        <w:numPr>
          <w:ilvl w:val="0"/>
          <w:numId w:val="6"/>
        </w:numPr>
      </w:pPr>
      <w:r>
        <w:rPr>
          <w:b/>
          <w:bCs/>
        </w:rPr>
        <w:t>6.</w:t>
      </w:r>
      <w:r>
        <w:t xml:space="preserve"> 100%</w:t>
      </w:r>
    </w:p>
    <w:p w14:paraId="00000038">
      <w:pPr>
        <w:pStyle w:val="4"/>
        <w:keepNext w:val="0"/>
        <w:keepLines w:val="0"/>
        <w:spacing w:before="280"/>
        <w:ind w:left="720"/>
        <w:rPr>
          <w:b/>
          <w:bCs/>
          <w:color w:val="000000"/>
          <w:sz w:val="26"/>
          <w:szCs w:val="26"/>
        </w:rPr>
      </w:pPr>
      <w:bookmarkStart w:id="8" w:name="_i61lz040me7v" w:colFirst="0" w:colLast="0"/>
      <w:bookmarkEnd w:id="8"/>
      <w:r>
        <w:rPr>
          <w:b/>
          <w:bCs/>
          <w:color w:val="000000"/>
          <w:sz w:val="26"/>
          <w:szCs w:val="26"/>
        </w:rPr>
        <w:t>Results attainable: Comment on/explain your choice above</w:t>
      </w:r>
    </w:p>
    <w:p w14:paraId="00000039">
      <w:pPr>
        <w:rPr>
          <w:rFonts w:hint="eastAsia" w:eastAsia="SimSun"/>
          <w:lang w:val="en-US" w:eastAsia="zh-CN"/>
        </w:rPr>
      </w:pPr>
      <w:r>
        <w:rPr>
          <w:rFonts w:hint="eastAsia" w:eastAsia="SimSun"/>
          <w:b/>
          <w:bCs/>
          <w:color w:val="000000"/>
          <w:sz w:val="26"/>
          <w:szCs w:val="26"/>
          <w:lang w:val="en-US" w:eastAsia="zh-CN"/>
        </w:rPr>
        <w:t xml:space="preserve">          </w:t>
      </w:r>
      <w:r>
        <w:rPr>
          <w:rFonts w:hint="eastAsia" w:eastAsia="SimSun"/>
          <w:lang w:val="en-US" w:eastAsia="zh-CN"/>
        </w:rPr>
        <w:t>100%</w:t>
      </w:r>
    </w:p>
    <w:p w14:paraId="3910F0CA">
      <w:pPr>
        <w:rPr>
          <w:rFonts w:hint="eastAsia"/>
          <w:lang w:val="en-US" w:eastAsia="zh-CN"/>
        </w:rPr>
      </w:pPr>
      <w:r>
        <w:rPr>
          <w:rFonts w:hint="eastAsia" w:eastAsia="SimSun"/>
          <w:lang w:val="en-US" w:eastAsia="zh-CN"/>
        </w:rPr>
        <w:t xml:space="preserve">           </w:t>
      </w:r>
      <w:r>
        <w:rPr>
          <w:rFonts w:hint="eastAsia"/>
          <w:lang w:val="en-US" w:eastAsia="zh-CN"/>
        </w:rPr>
        <w:t xml:space="preserve"> </w:t>
      </w:r>
      <w:r>
        <w:t>The artifact includes the necessary models, scripts, and documentation to reproduce the key results reported in the project with reasonable effort.</w:t>
      </w:r>
    </w:p>
    <w:p w14:paraId="0000003A">
      <w:pPr>
        <w:rPr>
          <w:rFonts w:hint="default" w:eastAsia="SimSun"/>
          <w:lang w:val="en-US" w:eastAsia="zh-CN"/>
        </w:rPr>
      </w:pPr>
      <w:r>
        <w:rPr>
          <w:rFonts w:hint="eastAsia" w:eastAsia="SimSun"/>
          <w:lang w:val="en-US" w:eastAsia="zh-CN"/>
        </w:rPr>
        <w:t xml:space="preserve">           </w:t>
      </w:r>
    </w:p>
    <w:p w14:paraId="0000003C"/>
    <w:p w14:paraId="0000003D"/>
    <w:p w14:paraId="0000003E">
      <w:pPr>
        <w:pStyle w:val="4"/>
        <w:keepNext w:val="0"/>
        <w:keepLines w:val="0"/>
        <w:numPr>
          <w:ilvl w:val="0"/>
          <w:numId w:val="2"/>
        </w:numPr>
        <w:spacing w:before="280"/>
        <w:rPr>
          <w:b/>
          <w:bCs/>
          <w:color w:val="000000"/>
          <w:sz w:val="26"/>
          <w:szCs w:val="26"/>
        </w:rPr>
      </w:pPr>
      <w:bookmarkStart w:id="9" w:name="_txd58otbeis5" w:colFirst="0" w:colLast="0"/>
      <w:bookmarkEnd w:id="9"/>
      <w:r>
        <w:rPr>
          <w:b/>
          <w:bCs/>
          <w:color w:val="000000"/>
          <w:sz w:val="26"/>
          <w:szCs w:val="26"/>
        </w:rPr>
        <w:t>Results completeness: How many key results of the paper/report is the provided code meant to support?</w:t>
      </w:r>
    </w:p>
    <w:p w14:paraId="0000003F">
      <w:pPr>
        <w:spacing w:before="240" w:after="240"/>
        <w:ind w:left="720"/>
      </w:pPr>
      <w:r>
        <w:t>Rate from 0% to 100%, where 0% means "the artifact is meant to support no key results" and 100% means "the artifact is meant to support all key results".</w:t>
      </w:r>
    </w:p>
    <w:p w14:paraId="00000040">
      <w:pPr>
        <w:ind w:left="720"/>
      </w:pPr>
      <w:r>
        <w:t>Choices are:</w:t>
      </w:r>
    </w:p>
    <w:p w14:paraId="00000041">
      <w:pPr>
        <w:numPr>
          <w:ilvl w:val="0"/>
          <w:numId w:val="7"/>
        </w:numPr>
      </w:pPr>
      <w:r>
        <w:rPr>
          <w:b/>
          <w:bCs/>
        </w:rPr>
        <w:t>1.</w:t>
      </w:r>
      <w:r>
        <w:t xml:space="preserve"> 0%</w:t>
      </w:r>
    </w:p>
    <w:p w14:paraId="00000042">
      <w:pPr>
        <w:numPr>
          <w:ilvl w:val="0"/>
          <w:numId w:val="7"/>
        </w:numPr>
      </w:pPr>
      <w:r>
        <w:rPr>
          <w:b/>
          <w:bCs/>
        </w:rPr>
        <w:t>2.</w:t>
      </w:r>
      <w:r>
        <w:t xml:space="preserve"> 20%</w:t>
      </w:r>
    </w:p>
    <w:p w14:paraId="00000043">
      <w:pPr>
        <w:numPr>
          <w:ilvl w:val="0"/>
          <w:numId w:val="7"/>
        </w:numPr>
      </w:pPr>
      <w:r>
        <w:rPr>
          <w:b/>
          <w:bCs/>
        </w:rPr>
        <w:t>3.</w:t>
      </w:r>
      <w:r>
        <w:t xml:space="preserve"> 40%</w:t>
      </w:r>
    </w:p>
    <w:p w14:paraId="00000044">
      <w:pPr>
        <w:numPr>
          <w:ilvl w:val="0"/>
          <w:numId w:val="7"/>
        </w:numPr>
      </w:pPr>
      <w:r>
        <w:rPr>
          <w:b/>
          <w:bCs/>
        </w:rPr>
        <w:t>4.</w:t>
      </w:r>
      <w:r>
        <w:t xml:space="preserve"> 60%</w:t>
      </w:r>
    </w:p>
    <w:p w14:paraId="00000045">
      <w:pPr>
        <w:numPr>
          <w:ilvl w:val="0"/>
          <w:numId w:val="7"/>
        </w:numPr>
      </w:pPr>
      <w:r>
        <w:rPr>
          <w:b/>
          <w:bCs/>
        </w:rPr>
        <w:t>5.</w:t>
      </w:r>
      <w:r>
        <w:t xml:space="preserve"> 80%</w:t>
      </w:r>
    </w:p>
    <w:p w14:paraId="00000046">
      <w:pPr>
        <w:numPr>
          <w:ilvl w:val="0"/>
          <w:numId w:val="7"/>
        </w:numPr>
      </w:pPr>
      <w:r>
        <w:rPr>
          <w:b/>
          <w:bCs/>
        </w:rPr>
        <w:t>6.</w:t>
      </w:r>
      <w:r>
        <w:t xml:space="preserve"> 100%</w:t>
      </w:r>
    </w:p>
    <w:p w14:paraId="00000047">
      <w:pPr>
        <w:pStyle w:val="4"/>
        <w:keepNext w:val="0"/>
        <w:keepLines w:val="0"/>
        <w:spacing w:before="280"/>
        <w:ind w:left="720"/>
        <w:rPr>
          <w:b/>
          <w:bCs/>
          <w:color w:val="000000"/>
          <w:sz w:val="26"/>
          <w:szCs w:val="26"/>
        </w:rPr>
      </w:pPr>
      <w:bookmarkStart w:id="10" w:name="_dxzb0jwg6ftp" w:colFirst="0" w:colLast="0"/>
      <w:bookmarkEnd w:id="10"/>
      <w:r>
        <w:rPr>
          <w:b/>
          <w:bCs/>
          <w:color w:val="000000"/>
          <w:sz w:val="26"/>
          <w:szCs w:val="26"/>
        </w:rPr>
        <w:t>Results completeness: Comment on/explain your choice above</w:t>
      </w:r>
    </w:p>
    <w:p w14:paraId="00000048">
      <w:pPr>
        <w:spacing w:before="240" w:after="240"/>
        <w:rPr>
          <w:rFonts w:hint="default" w:ascii="Arial" w:hAnsi="Arial" w:eastAsia="Arial" w:cs="Arial"/>
          <w:lang w:val="en-US" w:eastAsia="zh-CN"/>
        </w:rPr>
      </w:pPr>
      <w:r>
        <w:rPr>
          <w:rFonts w:hint="eastAsia" w:cs="Arial"/>
          <w:lang w:val="en-US" w:eastAsia="zh-CN"/>
        </w:rPr>
        <w:t>10</w:t>
      </w:r>
      <w:r>
        <w:rPr>
          <w:rFonts w:hint="eastAsia" w:ascii="Arial" w:hAnsi="Arial" w:eastAsia="Arial" w:cs="Arial"/>
          <w:lang w:val="en-US" w:eastAsia="zh-CN"/>
        </w:rPr>
        <w:t>0%</w:t>
      </w:r>
    </w:p>
    <w:p w14:paraId="6FF28F38">
      <w:pPr>
        <w:spacing w:before="240" w:after="240"/>
        <w:rPr>
          <w:rFonts w:hint="default" w:ascii="Arial" w:hAnsi="Arial" w:eastAsia="Arial" w:cs="Arial"/>
          <w:lang w:val="en-US" w:eastAsia="zh-CN"/>
        </w:rPr>
      </w:pPr>
      <w:r>
        <w:rPr>
          <w:rFonts w:hint="default" w:ascii="Arial" w:hAnsi="Arial" w:eastAsia="Arial" w:cs="Arial"/>
          <w:lang w:val="en-US" w:eastAsia="zh-CN"/>
        </w:rPr>
        <w:t>Overall it was good, t</w:t>
      </w:r>
      <w:r>
        <w:rPr>
          <w:rFonts w:hint="default" w:ascii="Arial" w:hAnsi="Arial" w:eastAsia="Arial" w:cs="Arial"/>
        </w:rPr>
        <w:t>he provided code supports most of the key results in the report</w:t>
      </w:r>
      <w:r>
        <w:rPr>
          <w:rFonts w:hint="default" w:ascii="Arial" w:hAnsi="Arial" w:eastAsia="Arial" w:cs="Arial"/>
          <w:lang w:val="en-US" w:eastAsia="zh-CN"/>
        </w:rPr>
        <w:t xml:space="preserve">, including </w:t>
      </w:r>
      <w:r>
        <w:rPr>
          <w:rFonts w:hint="default" w:ascii="Arial" w:hAnsi="Arial" w:eastAsia="Arial" w:cs="Arial"/>
        </w:rPr>
        <w:t>AoA estimation using FFT and MUSIC</w:t>
      </w:r>
      <w:r>
        <w:rPr>
          <w:rFonts w:hint="default" w:ascii="Arial" w:hAnsi="Arial" w:eastAsia="Arial" w:cs="Arial"/>
          <w:lang w:val="en-US" w:eastAsia="zh-CN"/>
        </w:rPr>
        <w:t xml:space="preserve">, </w:t>
      </w:r>
      <w:r>
        <w:rPr>
          <w:rFonts w:hint="default" w:ascii="Arial" w:hAnsi="Arial" w:eastAsia="Arial" w:cs="Arial"/>
        </w:rPr>
        <w:t>CDF plots of localization error</w:t>
      </w:r>
      <w:r>
        <w:rPr>
          <w:rFonts w:hint="default" w:ascii="Arial" w:hAnsi="Arial" w:eastAsia="Arial" w:cs="Arial"/>
          <w:lang w:val="en-US" w:eastAsia="zh-CN"/>
        </w:rPr>
        <w:t xml:space="preserve">, </w:t>
      </w:r>
      <w:r>
        <w:rPr>
          <w:rFonts w:hint="default" w:ascii="Arial" w:hAnsi="Arial" w:eastAsia="Arial" w:cs="Arial"/>
        </w:rPr>
        <w:t>Comparisons across algorithms and number of APs</w:t>
      </w:r>
      <w:r>
        <w:rPr>
          <w:rFonts w:hint="default" w:ascii="Arial" w:hAnsi="Arial" w:eastAsia="Arial" w:cs="Arial"/>
          <w:lang w:val="en-US" w:eastAsia="zh-CN"/>
        </w:rPr>
        <w:t xml:space="preserve">, </w:t>
      </w:r>
      <w:r>
        <w:rPr>
          <w:rFonts w:hint="default" w:ascii="Arial" w:hAnsi="Arial" w:eastAsia="Arial" w:cs="Arial"/>
        </w:rPr>
        <w:t>Visualization of localization scenarios</w:t>
      </w:r>
      <w:r>
        <w:rPr>
          <w:rFonts w:hint="default" w:ascii="Arial" w:hAnsi="Arial" w:eastAsia="Arial" w:cs="Arial"/>
          <w:lang w:val="en-US" w:eastAsia="zh-CN"/>
        </w:rPr>
        <w:t xml:space="preserve">. </w:t>
      </w:r>
      <w:r>
        <w:rPr>
          <w:rFonts w:hint="default" w:ascii="Arial" w:hAnsi="Arial" w:eastAsia="Arial" w:cs="Arial"/>
        </w:rPr>
        <w:t xml:space="preserve">However, </w:t>
      </w:r>
      <w:r>
        <w:rPr>
          <w:rFonts w:hint="default" w:ascii="Arial" w:hAnsi="Arial" w:eastAsia="Arial" w:cs="Arial"/>
          <w:lang w:val="en-US" w:eastAsia="zh-CN"/>
        </w:rPr>
        <w:t xml:space="preserve">I think </w:t>
      </w:r>
      <w:r>
        <w:rPr>
          <w:rFonts w:hint="default" w:ascii="Arial" w:hAnsi="Arial" w:eastAsia="Arial" w:cs="Arial"/>
        </w:rPr>
        <w:t>it does not fully support:</w:t>
      </w:r>
      <w:r>
        <w:rPr>
          <w:rFonts w:hint="default" w:ascii="Arial" w:hAnsi="Arial" w:eastAsia="Arial" w:cs="Arial"/>
          <w:lang w:val="en-US" w:eastAsia="zh-CN"/>
        </w:rPr>
        <w:t xml:space="preserve"> </w:t>
      </w:r>
      <w:r>
        <w:rPr>
          <w:rFonts w:hint="default" w:ascii="Arial" w:hAnsi="Arial" w:eastAsia="Arial" w:cs="Arial"/>
        </w:rPr>
        <w:t>Joint AoA–ToF (2D MUSIC) results</w:t>
      </w:r>
      <w:r>
        <w:rPr>
          <w:rFonts w:hint="default" w:ascii="Arial" w:hAnsi="Arial" w:eastAsia="Arial" w:cs="Arial"/>
          <w:lang w:val="en-US" w:eastAsia="zh-CN"/>
        </w:rPr>
        <w:t xml:space="preserve">; </w:t>
      </w:r>
      <w:r>
        <w:rPr>
          <w:rFonts w:hint="default" w:ascii="Arial" w:hAnsi="Arial" w:eastAsia="Arial" w:cs="Arial"/>
        </w:rPr>
        <w:t>Any results that would require additional CSI phase calibration or preprocessing beyond what is implemented</w:t>
      </w:r>
      <w:r>
        <w:rPr>
          <w:rFonts w:hint="default" w:ascii="Arial" w:hAnsi="Arial" w:eastAsia="Arial" w:cs="Arial"/>
          <w:lang w:val="en-US" w:eastAsia="zh-CN"/>
        </w:rPr>
        <w:t>.</w:t>
      </w:r>
    </w:p>
    <w:p w14:paraId="00000049"/>
    <w:p w14:paraId="00000051">
      <w:bookmarkStart w:id="11" w:name="_GoBack"/>
      <w:bookmarkEnd w:id="11"/>
    </w:p>
    <w:p w14:paraId="00000052">
      <w:r>
        <w:pict>
          <v:rect id="_x0000_i1025" o:spt="1" style="height:0.05pt;width:468pt;" fillcolor="#A0A0A0" filled="t" stroked="f" coordsize="21600,21600" o:hr="t" o:hrstd="t" o:hralign="center">
            <v:path/>
            <v:fill on="t" focussize="0,0"/>
            <v:stroke on="f"/>
            <v:imagedata o:title=""/>
            <o:lock v:ext="edit"/>
            <w10:wrap type="none"/>
            <w10:anchorlock/>
          </v:rect>
        </w:pict>
      </w:r>
    </w:p>
    <w:p w14:paraId="00000053"/>
    <w:p w14:paraId="00000054"/>
    <w:p w14:paraId="00000055">
      <w:r>
        <w:t>Reviewer Team member1 Name, Signature</w:t>
      </w:r>
    </w:p>
    <w:p w14:paraId="00000056">
      <w:pPr>
        <w:jc w:val="center"/>
        <w:rPr>
          <w:rFonts w:hint="default" w:eastAsia="SimSun"/>
          <w:lang w:val="en-US" w:eastAsia="zh-CN"/>
        </w:rPr>
      </w:pPr>
      <w:r>
        <w:rPr>
          <w:rFonts w:hint="default" w:ascii="Arial" w:hAnsi="Arial" w:eastAsia="SimSun" w:cs="Arial"/>
          <w:sz w:val="21"/>
          <w:szCs w:val="21"/>
          <w:lang w:eastAsia="zh-CN"/>
        </w:rPr>
        <w:drawing>
          <wp:inline distT="0" distB="0" distL="114300" distR="114300">
            <wp:extent cx="1320800" cy="417830"/>
            <wp:effectExtent l="0" t="0" r="5080" b="8890"/>
            <wp:docPr id="22" name="图片 22" descr="4e32b4402385f1f61360e6066ed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e32b4402385f1f61360e6066ed3556"/>
                    <pic:cNvPicPr>
                      <a:picLocks noChangeAspect="1"/>
                    </pic:cNvPicPr>
                  </pic:nvPicPr>
                  <pic:blipFill>
                    <a:blip r:embed="rId6"/>
                    <a:stretch>
                      <a:fillRect/>
                    </a:stretch>
                  </pic:blipFill>
                  <pic:spPr>
                    <a:xfrm>
                      <a:off x="0" y="0"/>
                      <a:ext cx="1320800" cy="417830"/>
                    </a:xfrm>
                    <a:prstGeom prst="rect">
                      <a:avLst/>
                    </a:prstGeom>
                  </pic:spPr>
                </pic:pic>
              </a:graphicData>
            </a:graphic>
          </wp:inline>
        </w:drawing>
      </w:r>
    </w:p>
    <w:p w14:paraId="00000058"/>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278DA15-C01C-438E-840D-5A502528F4DC}"/>
  </w:font>
  <w:font w:name="Wingdings">
    <w:panose1 w:val="05000000000000000000"/>
    <w:charset w:val="02"/>
    <w:family w:val="auto"/>
    <w:pitch w:val="default"/>
    <w:sig w:usb0="00000000" w:usb1="00000000" w:usb2="00000000" w:usb3="00000000" w:csb0="80000000" w:csb1="00000000"/>
    <w:embedRegular r:id="rId2" w:fontKey="{B12627FF-0F3B-4C56-9FEE-1205A4D89152}"/>
  </w:font>
  <w:font w:name="Arial">
    <w:panose1 w:val="020B0604020202020204"/>
    <w:charset w:val="01"/>
    <w:family w:val="swiss"/>
    <w:pitch w:val="default"/>
    <w:sig w:usb0="E0002EFF" w:usb1="C000785B" w:usb2="00000009" w:usb3="00000000" w:csb0="400001FF" w:csb1="FFFF0000"/>
    <w:embedRegular r:id="rId3" w:fontKey="{268FAE7F-8005-44D1-8C20-7371969C6E93}"/>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4" w:fontKey="{85CE4ADD-B72D-40C1-AA9B-DEAE6B051450}"/>
  </w:font>
  <w:font w:name="Symbol">
    <w:panose1 w:val="05050102010706020507"/>
    <w:charset w:val="02"/>
    <w:family w:val="roman"/>
    <w:pitch w:val="default"/>
    <w:sig w:usb0="00000000" w:usb1="00000000" w:usb2="00000000" w:usb3="00000000" w:csb0="80000000" w:csb1="00000000"/>
    <w:embedRegular r:id="rId5" w:fontKey="{332D045A-6DAF-4CA2-9284-6C7599A67224}"/>
  </w:font>
  <w:font w:name="Calibri">
    <w:panose1 w:val="020F0502020204030204"/>
    <w:charset w:val="00"/>
    <w:family w:val="swiss"/>
    <w:pitch w:val="default"/>
    <w:sig w:usb0="E4002EFF" w:usb1="C200247B" w:usb2="00000009" w:usb3="00000000" w:csb0="200001FF" w:csb1="00000000"/>
    <w:embedRegular r:id="rId6" w:fontKey="{B6A96121-3799-4FC8-9387-50FB68AE7A4D}"/>
  </w:font>
  <w:font w:name="Arial Unicode MS">
    <w:panose1 w:val="020B0604020202020204"/>
    <w:charset w:val="86"/>
    <w:family w:val="auto"/>
    <w:pitch w:val="default"/>
    <w:sig w:usb0="FFFFFFFF" w:usb1="E9FFFFFF" w:usb2="0000003F" w:usb3="00000000" w:csb0="603F01FF" w:csb1="FFFF0000"/>
  </w:font>
  <w:font w:name="MS PGothic">
    <w:panose1 w:val="020B0600070205080204"/>
    <w:charset w:val="80"/>
    <w:family w:val="auto"/>
    <w:pitch w:val="default"/>
    <w:sig w:usb0="E00002FF" w:usb1="6AC7FDFB" w:usb2="08000012" w:usb3="00000000" w:csb0="4002009F" w:csb1="DFD70000"/>
  </w:font>
  <w:font w:name="LinBiolinu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6D75D002-4AE9-4D18-AA7B-AEE585B8481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463FE5"/>
    <w:multiLevelType w:val="multilevel"/>
    <w:tmpl w:val="0B463FE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0E270FC5"/>
    <w:multiLevelType w:val="multilevel"/>
    <w:tmpl w:val="0E270FC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
    <w:nsid w:val="171B08ED"/>
    <w:multiLevelType w:val="multilevel"/>
    <w:tmpl w:val="171B08E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508533B1"/>
    <w:multiLevelType w:val="multilevel"/>
    <w:tmpl w:val="508533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C032AC7"/>
    <w:multiLevelType w:val="multilevel"/>
    <w:tmpl w:val="5C032AC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
    <w:nsid w:val="74802ADA"/>
    <w:multiLevelType w:val="multilevel"/>
    <w:tmpl w:val="74802AD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
    <w:nsid w:val="79C84B7F"/>
    <w:multiLevelType w:val="multilevel"/>
    <w:tmpl w:val="79C84B7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3"/>
  </w:num>
  <w:num w:numId="2">
    <w:abstractNumId w:val="0"/>
  </w:num>
  <w:num w:numId="3">
    <w:abstractNumId w:val="2"/>
  </w:num>
  <w:num w:numId="4">
    <w:abstractNumId w:val="6"/>
  </w:num>
  <w:num w:numId="5">
    <w:abstractNumId w:val="1"/>
  </w:num>
  <w:num w:numId="6">
    <w:abstractNumId w:val="4"/>
  </w:num>
  <w:num w:numId="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sh K Jain">
    <w15:presenceInfo w15:providerId="AD" w15:userId="S::ikjain@UCSD.EDU::8be2e825-6e87-47e8-b87c-bd37f4a79e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392"/>
    <w:rsid w:val="000A28AC"/>
    <w:rsid w:val="002038D8"/>
    <w:rsid w:val="00526410"/>
    <w:rsid w:val="00851C9A"/>
    <w:rsid w:val="009D0392"/>
    <w:rsid w:val="00BF441B"/>
    <w:rsid w:val="051E25B2"/>
    <w:rsid w:val="08DB4505"/>
    <w:rsid w:val="17604CAC"/>
    <w:rsid w:val="2FBA0ACE"/>
    <w:rsid w:val="31456F95"/>
    <w:rsid w:val="34FF5D1B"/>
    <w:rsid w:val="5322283B"/>
    <w:rsid w:val="55654C60"/>
    <w:rsid w:val="5B455E49"/>
    <w:rsid w:val="6EDC7842"/>
    <w:rsid w:val="76ED179B"/>
    <w:rsid w:val="77C35AEB"/>
    <w:rsid w:val="79440EAD"/>
    <w:rsid w:val="7E437985"/>
    <w:rsid w:val="7E635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Subtitle"/>
    <w:basedOn w:val="1"/>
    <w:next w:val="1"/>
    <w:qFormat/>
    <w:uiPriority w:val="11"/>
    <w:pPr>
      <w:keepNext/>
      <w:keepLines/>
      <w:spacing w:after="320"/>
    </w:pPr>
    <w:rPr>
      <w:color w:val="666666"/>
      <w:sz w:val="30"/>
      <w:szCs w:val="30"/>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0">
    <w:name w:val="Title"/>
    <w:basedOn w:val="1"/>
    <w:next w:val="1"/>
    <w:qFormat/>
    <w:uiPriority w:val="10"/>
    <w:pPr>
      <w:keepNext/>
      <w:keepLines/>
      <w:spacing w:after="60"/>
    </w:pPr>
    <w:rPr>
      <w:sz w:val="52"/>
      <w:szCs w:val="52"/>
    </w:rPr>
  </w:style>
  <w:style w:type="character" w:styleId="13">
    <w:name w:val="Strong"/>
    <w:basedOn w:val="12"/>
    <w:qFormat/>
    <w:uiPriority w:val="22"/>
    <w:rPr>
      <w:b/>
    </w:rPr>
  </w:style>
  <w:style w:type="character" w:styleId="14">
    <w:name w:val="Hyperlink"/>
    <w:basedOn w:val="12"/>
    <w:unhideWhenUsed/>
    <w:qFormat/>
    <w:uiPriority w:val="99"/>
    <w:rPr>
      <w:color w:val="0000FF" w:themeColor="hyperlink"/>
      <w:u w:val="single"/>
      <w14:textFill>
        <w14:solidFill>
          <w14:schemeClr w14:val="hlink"/>
        </w14:solidFill>
      </w14:textFill>
    </w:rPr>
  </w:style>
  <w:style w:type="table" w:customStyle="1" w:styleId="15">
    <w:name w:val="TableNormal"/>
    <w:qFormat/>
    <w:uiPriority w:val="0"/>
    <w:tblPr>
      <w:tblCellMar>
        <w:top w:w="100" w:type="dxa"/>
        <w:left w:w="100" w:type="dxa"/>
        <w:bottom w:w="100" w:type="dxa"/>
        <w:right w:w="100" w:type="dxa"/>
      </w:tblCellMar>
    </w:tblPr>
  </w:style>
  <w:style w:type="character" w:customStyle="1" w:styleId="16">
    <w:name w:val="Unresolved Mention"/>
    <w:basedOn w:val="12"/>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728</Words>
  <Characters>4170</Characters>
  <Lines>21</Lines>
  <Paragraphs>5</Paragraphs>
  <TotalTime>44</TotalTime>
  <ScaleCrop>false</ScaleCrop>
  <LinksUpToDate>false</LinksUpToDate>
  <CharactersWithSpaces>4881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2025-12-16T19:11:00Z</dcterms:created>
  <dc:creator>1</dc:creator>
  <cp:lastModifiedBy>Екатерина</cp:lastModifiedBy>
  <dcterms:modified xsi:type="dcterms:W3CDTF">2025-12-18T23:33:29Z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eyJoZGlkIjoiN2Q0MGNlMjYwNzgyZTAwYjc1MWQzOWNiYTM4NGQ1NGMiLCJ1c2VySWQiOiIxMTcyMjE4MjU3In0=</vt:lpwstr>
  </property>
  <property fmtid="{D5CDD505-2E9C-101B-9397-08002B2CF9AE}" pid="3" name="KSOProductBuildVer">
    <vt:lpwstr>2052-12.1.0.24034</vt:lpwstr>
  </property>
  <property fmtid="{D5CDD505-2E9C-101B-9397-08002B2CF9AE}" pid="4" name="ICV">
    <vt:lpwstr>AAE5A53848204E17867886744134634B_13</vt:lpwstr>
  </property>
</Properties>
</file>